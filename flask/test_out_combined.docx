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spacing w:before="120"/>
              <w:jc w:val="center"/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1f4e79"/>
                <w:kern w:val="2"/>
                <w:sz w:val="32"/>
                <w:szCs w:val="32"/>
                <w:u w:color="1f4e79"/>
                <w:shd w:val="nil" w:color="auto" w:fill="auto"/>
                <w:lang w:val="en-US"/>
                <w14:textFill>
                  <w14:solidFill>
                    <w14:srgbClr w14:val="1F4E79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1152525" cy="942975"/>
                  <wp:effectExtent l="0" t="0" r="0" b="0"/>
                  <wp:docPr id="1073741828" name="officeArt object" descr="A logo of a university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A logo of a universityAI-generated content may be incorrect." descr="A logo of a university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429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Fonts w:ascii="Arial" w:cs="Arial" w:hAnsi="Arial" w:eastAsia="Arial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14:textFill>
                  <w14:solidFill>
                    <w14:srgbClr w14:val="1F4E79"/>
                  </w14:solidFill>
                </w14:textFill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كلية الهندسة</w:t>
            </w:r>
          </w:p>
          <w:p>
            <w:pPr>
              <w:pStyle w:val="Body A"/>
              <w:tabs>
                <w:tab w:val="center" w:pos="4680"/>
                <w:tab w:val="right" w:pos="9360"/>
              </w:tabs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Arial" w:hAnsi="Arial Unicode MS" w:eastAsia="Arial Unicode MS" w:hint="cs"/>
                <w:b w:val="1"/>
                <w:bCs w:val="1"/>
                <w:outline w:val="0"/>
                <w:color w:val="1f4e79"/>
                <w:kern w:val="2"/>
                <w:sz w:val="28"/>
                <w:szCs w:val="28"/>
                <w:u w:color="1f4e79"/>
                <w:shd w:val="nil" w:color="auto" w:fill="auto"/>
                <w:rtl w:val="1"/>
                <w:lang w:val="ar-SA" w:bidi="ar-SA"/>
                <w14:textFill>
                  <w14:solidFill>
                    <w14:srgbClr w14:val="1F4E79"/>
                  </w14:solidFill>
                </w14:textFill>
              </w:rPr>
              <w:t>قسم الهندسة الطبية الحيوية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  <w:lang w:val="en-US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9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ind w:left="108" w:hanging="108"/>
        <w:jc w:val="right"/>
      </w:pPr>
    </w:p>
    <w:p>
      <w:pPr>
        <w:pStyle w:val="Body A"/>
        <w:widowControl w:val="0"/>
      </w:pPr>
    </w:p>
    <w:p>
      <w:pPr>
        <w:pStyle w:val="Body A"/>
        <w:rPr>
          <w:b w:val="1"/>
          <w:bCs w:val="1"/>
          <w:sz w:val="28"/>
          <w:szCs w:val="28"/>
          <w:lang w:val="ar-SA" w:bidi="ar-SA"/>
        </w:rPr>
      </w:pPr>
    </w:p>
    <w:p>
      <w:pPr>
        <w:pStyle w:val="Body A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outline w:val="0"/>
          <w:color w:val="ffc000"/>
          <w:sz w:val="28"/>
          <w:szCs w:val="28"/>
          <w:u w:color="ffc000"/>
          <w:rtl w:val="1"/>
          <w:lang w:val="ar-SA" w:bidi="ar-SA"/>
          <w14:textFill>
            <w14:solidFill>
              <w14:srgbClr w14:val="FFC000"/>
            </w14:solidFill>
          </w14:textFill>
        </w:rPr>
        <w:t>Code No. 0002 BME</w:t>
      </w:r>
      <w:r>
        <w:rPr>
          <w:b w:val="1"/>
          <w:bCs w:val="1"/>
          <w:sz w:val="22"/>
          <w:szCs w:val="22"/>
          <w:rtl w:val="0"/>
        </w:rPr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</w:p>
    <w:p>
      <w:pPr>
        <w:pStyle w:val="Body A"/>
        <w:bidi w:val="0"/>
        <w:spacing w:before="120" w:after="120"/>
        <w:ind w:left="0" w:right="0" w:firstLine="0"/>
        <w:jc w:val="left"/>
        <w:rPr>
          <w:b w:val="1"/>
          <w:bCs w:val="1"/>
          <w:outline w:val="0"/>
          <w:color w:val="ff0000"/>
          <w:sz w:val="22"/>
          <w:szCs w:val="22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 xml:space="preserve">الراســــــــل:  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0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1" w:date="2026-08-05T12:32:26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</w:r>
      </w:del>
      <w:del w:id="2" w:date="2026-08-05T12:32:26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3" w:date="2026-08-05T12:32:35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4" w:date="2026-08-05T12:38:31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/ {{SENDER_POSITION}}</w:delText>
        </w:r>
      </w:del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 xml:space="preserve">المرسل إليه:   /  </w:t>
      </w:r>
      <w:r>
        <w:rPr>
          <w:b w:val="1"/>
          <w:bCs w:val="1"/>
          <w:sz w:val="28"/>
          <w:szCs w:val="28"/>
          <w:rtl w:val="1"/>
          <w:lang w:val="ar-SA" w:bidi="ar-SA"/>
        </w:rPr>
      </w:r>
      <w:del w:id="5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</w:delText>
        </w:r>
      </w:del>
      <w:del w:id="6" w:date="2026-08-05T12:32:30Z" w:author="Ahmad Khaled Elshafee">
        <w:r>
          <w:rPr>
            <w:b w:val="1"/>
            <w:bCs w:val="1"/>
            <w:sz w:val="28"/>
            <w:szCs w:val="28"/>
            <w:lang w:val="ar-SA" w:bidi="ar-SA"/>
          </w:rPr>
          <w:tab/>
          <w:tab/>
          <w:tab/>
        </w:r>
      </w:del>
      <w:del w:id="7" w:date="2026-08-05T12:32:30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                       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  <w:del w:id="8" w:date="2026-08-05T12:32:33Z" w:author="Ahmad Khaled Elshafee">
        <w:r>
          <w:rPr>
            <w:b w:val="1"/>
            <w:bCs w:val="1"/>
            <w:sz w:val="28"/>
            <w:szCs w:val="28"/>
            <w:rtl w:val="1"/>
            <w:lang w:val="ar-SA" w:bidi="ar-SA"/>
          </w:rPr>
          <w:delText xml:space="preserve">  </w:delText>
        </w:r>
      </w:del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الموضـــوع</w:t>
      </w:r>
      <w:r>
        <w:rPr>
          <w:b w:val="1"/>
          <w:bCs w:val="1"/>
          <w:sz w:val="28"/>
          <w:szCs w:val="28"/>
          <w:rtl w:val="1"/>
          <w:lang w:val="ar-SA" w:bidi="ar-SA"/>
        </w:rPr>
        <w:t>:</w:t>
      </w:r>
      <w:r>
        <w:tab/>
        <w:tab/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  <w:lang w:val="ar-SA" w:bidi="ar-SA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-194944</wp:posOffset>
                </wp:positionH>
                <wp:positionV relativeFrom="line">
                  <wp:posOffset>84825</wp:posOffset>
                </wp:positionV>
                <wp:extent cx="6520182" cy="2"/>
                <wp:effectExtent l="0" t="0" r="0" b="0"/>
                <wp:wrapNone/>
                <wp:docPr id="107374183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2" cy="2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5.3pt;margin-top:6.7pt;width:513.4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bidi w:val="1"/>
        <w:ind w:left="0" w:right="0" w:firstLine="0"/>
        <w:jc w:val="center"/>
        <w:rPr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 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A"/>
        <w:jc w:val="center"/>
      </w:pPr>
      <w:r>
        <w:rPr>
          <w:rFonts w:ascii="Arial Unicode MS" w:cs="Times New Roman" w:hAnsi="Arial Unicode MS" w:eastAsia="Arial Unicode MS" w:hint="cs"/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تحية طيبة وبعد </w:t>
      </w:r>
      <w:r>
        <w:rPr>
          <w:b w:val="1"/>
          <w:bCs w:val="1"/>
          <w:caps w:val="0"/>
          <w:smallCaps w:val="0"/>
          <w:outline w:val="0"/>
          <w:color w:val="ee0000"/>
          <w:sz w:val="36"/>
          <w:szCs w:val="36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>.....</w:t>
      </w:r>
    </w:p>
    <w:p>
      <w:pPr>
        <w:pStyle w:val="Body A"/>
        <w:spacing w:before="0" w:after="0" w:line="240" w:lineRule="auto"/>
        <w:jc w:val="both"/>
        <w:bidi w:val="1"/>
      </w:pPr>
      <w:r>
        <w:rPr>
          <w:rFonts w:cs="Arial Unicode MS" w:eastAsia="Arial Unicode MS"/>
          <w:rtl w:val="0"/>
          <w:lang w:val="en-US"/>
        </w:rPr>
      </w:r>
      <w:r/>
      <w:r>
        <w:t>Hello</w:t>
        <w:rPr>
          <w:rFonts w:cs="Arial Unicode MS" w:eastAsia="Arial Unicode MS"/>
          <w:rtl w:val="0"/>
          <w:lang w:val="en-US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3"/>
        <w:gridCol w:w="4813"/>
      </w:tblGrid>
      <w:tr>
        <w:tc>
          <w:tcPr>
            <w:tcW w:type="dxa" w:w="4813"/>
          </w:tcPr>
          <w:p>
            <w:pPr>
              <w:jc w:val="center"/>
              <w:bidi w:val="1"/>
            </w:pPr>
            <w:r>
              <w:t>Col 1</w:t>
            </w:r>
          </w:p>
        </w:tc>
        <w:tc>
          <w:tcPr>
            <w:tcW w:type="dxa" w:w="4813"/>
          </w:tcPr>
          <w:p>
            <w:pPr>
              <w:jc w:val="center"/>
              <w:bidi w:val="1"/>
            </w:pPr>
            <w:r>
              <w:t>Col 2</w:t>
            </w:r>
          </w:p>
        </w:tc>
      </w:tr>
      <w:tr>
        <w:tc>
          <w:tcPr>
            <w:tcW w:type="dxa" w:w="4813"/>
          </w:tcPr>
          <w:p>
            <w:pPr>
              <w:jc w:val="center"/>
              <w:bidi w:val="1"/>
            </w:pPr>
            <w:r>
              <w:t>Val 1</w:t>
            </w:r>
          </w:p>
        </w:tc>
        <w:tc>
          <w:tcPr>
            <w:tcW w:type="dxa" w:w="4813"/>
          </w:tcPr>
          <w:p>
            <w:pPr>
              <w:jc w:val="center"/>
              <w:bidi w:val="1"/>
            </w:pPr>
            <w:r>
              <w:t>Val 2</w:t>
            </w:r>
          </w:p>
        </w:tc>
      </w:tr>
    </w:tbl>
    <w:p/>
    <w:p>
      <w:pPr>
        <w:spacing w:before="0" w:after="0" w:line="240" w:lineRule="auto"/>
        <w:jc w:val="both"/>
        <w:bidi w:val="1"/>
      </w:pPr>
      <w:r>
        <w:t>World</w:t>
        <w:rPr>
          <w:rFonts w:cs="Arial Unicode MS" w:eastAsia="Arial Unicode MS"/>
          <w:rtl w:val="0"/>
          <w:lang w:val="en-US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both"/>
        <w:bidi w:val="1"/>
      </w:pPr>
      <w:r>
        <w:t>End</w:t>
        <w:rPr>
          <w:rFonts w:cs="Arial Unicode MS" w:eastAsia="Arial Unicode MS"/>
          <w:rtl w:val="0"/>
          <w:lang w:val="en-US"/>
        </w:rPr>
      </w:r>
    </w:p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3"/>
      <w:footerReference w:type="even" r:id="rId14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 Unicode MS" w:cs="Arial Unicode MS" w:hAnsi="Arial Unicode MS" w:eastAsia="Arial Unicode MS"/>
      </w:rPr>
      <w:fldChar w:fldCharType="begin" w:fldLock="0"/>
    </w:r>
    <w:r>
      <w:rPr>
        <w:rFonts w:ascii="Arial Unicode MS" w:cs="Arial Unicode MS" w:hAnsi="Arial Unicode MS" w:eastAsia="Arial Unicode MS"/>
      </w:rPr>
      <w:instrText xml:space="preserve"> PAGE </w:instrText>
    </w:r>
    <w:r>
      <w:rPr>
        <w:rFonts w:ascii="Arial Unicode MS" w:cs="Arial Unicode MS" w:hAnsi="Arial Unicode MS" w:eastAsia="Arial Unicode MS"/>
      </w:rPr>
      <w:fldChar w:fldCharType="separate" w:fldLock="0"/>
    </w:r>
    <w:r>
      <w:rPr>
        <w:rFonts w:ascii="Arial Unicode MS" w:cs="Arial Unicode MS" w:hAnsi="Arial Unicode MS" w:eastAsia="Arial Unicode MS"/>
      </w:rPr>
    </w:r>
    <w:r>
      <w:rPr>
        <w:rFonts w:ascii="Arial Unicode MS" w:cs="Arial Unicode MS" w:hAnsi="Arial Unicode MS" w:eastAsia="Arial Unicode MS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 Unicode MS" w:hAnsi="Arial Unicode MS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 Unicode MS" w:hAnsi="Arial Unicode MS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theme" Target="theme/theme1.xml"/><Relationship Id="rId12" Type="http://schemas.openxmlformats.org/officeDocument/2006/relationships/image" Target="media/image5.jpg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