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Fonts w:ascii="Arial" w:cs="Arial" w:hAnsi="Arial" w:eastAsia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كلية الهندسة</w:t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الهندسة الطبية الحيوية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ind w:left="108" w:hanging="108"/>
        <w:jc w:val="right"/>
      </w:pPr>
    </w:p>
    <w:p>
      <w:pPr>
        <w:pStyle w:val="Body A"/>
        <w:widowControl w:val="0"/>
      </w:pPr>
    </w:p>
    <w:p>
      <w:pPr>
        <w:pStyle w:val="Body A"/>
        <w:rPr>
          <w:b w:val="1"/>
          <w:bCs w:val="1"/>
          <w:sz w:val="28"/>
          <w:szCs w:val="28"/>
          <w:lang w:val="ar-SA" w:bidi="ar-SA"/>
        </w:rPr>
      </w:pPr>
    </w:p>
    <w:p>
      <w:pPr>
        <w:pStyle w:val="Body A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outline w:val="0"/>
          <w:color w:val="ffc000"/>
          <w:sz w:val="28"/>
          <w:szCs w:val="28"/>
          <w:u w:color="ffc000"/>
          <w:rtl w:val="1"/>
          <w:lang w:val="ar-SA" w:bidi="ar-SA"/>
          <w14:textFill>
            <w14:solidFill>
              <w14:srgbClr w14:val="FFC000"/>
            </w14:solidFill>
          </w14:textFill>
        </w:rPr>
        <w:t>Code No. 0003 BME</w:t>
      </w:r>
      <w:r>
        <w:rPr>
          <w:b w:val="1"/>
          <w:bCs w:val="1"/>
          <w:sz w:val="22"/>
          <w:szCs w:val="22"/>
          <w:rtl w:val="0"/>
        </w:rPr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</w:p>
    <w:p>
      <w:pPr>
        <w:pStyle w:val="Body A"/>
        <w:bidi w:val="0"/>
        <w:spacing w:before="120" w:after="120"/>
        <w:ind w:left="0" w:right="0" w:firstLine="0"/>
        <w:jc w:val="left"/>
        <w:rPr>
          <w:b w:val="1"/>
          <w:bCs w:val="1"/>
          <w:outline w:val="0"/>
          <w:color w:val="ff0000"/>
          <w:sz w:val="22"/>
          <w:szCs w:val="22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 xml:space="preserve">الراســــــــل:  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0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1" w:date="2026-08-05T12:32:26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</w:r>
      </w:del>
      <w:del w:id="2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3" w:date="2026-08-05T12:32:35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4" w:date="2026-08-05T12:38:31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/ {{SENDER_POSITION}}</w:delText>
        </w:r>
      </w:del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 xml:space="preserve">المرسل إليه:   /  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5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6" w:date="2026-08-05T12:32:30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  <w:tab/>
        </w:r>
      </w:del>
      <w:del w:id="7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     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8" w:date="2026-08-05T12:32:33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</w:t>
      </w:r>
      <w:r>
        <w:tab/>
        <w:tab/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  <w:lang w:val="ar-SA" w:bidi="ar-SA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bidi w:val="1"/>
        <w:ind w:left="0" w:right="0" w:firstLine="0"/>
        <w:jc w:val="center"/>
        <w:rPr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 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A"/>
        <w:jc w:val="center"/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تحية طيبة وبعد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.....</w:t>
      </w:r>
    </w:p>
    <w:p>
      <w:pPr>
        <w:pStyle w:val="Body A"/>
        <w:spacing w:before="0" w:after="0" w:line="240" w:lineRule="auto"/>
        <w:jc w:val="both"/>
        <w:bidi w:val="1"/>
      </w:pPr>
      <w:r>
        <w:rPr>
          <w:rFonts w:cs="Arial Unicode MS" w:eastAsia="Arial Unicode MS"/>
          <w:rtl w:val="0"/>
          <w:lang w:val="en-US"/>
        </w:rPr>
      </w:r>
      <w:r/>
      <w:r>
        <w:t>Hello</w:t>
        <w:rPr>
          <w:rFonts w:cs="Arial Unicode MS" w:eastAsia="Arial Unicode MS"/>
          <w:rtl w:val="0"/>
          <w:lang w:val="en-US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both"/>
        <w:bidi w:val="1"/>
      </w:pPr>
      <w:r>
        <w:t>World</w:t>
        <w:rPr>
          <w:rFonts w:cs="Arial Unicode MS" w:eastAsia="Arial Unicode MS"/>
          <w:rtl w:val="0"/>
          <w:lang w:val="en-US"/>
        </w:rPr>
      </w:r>
    </w:p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3"/>
      <w:footerReference w:type="even" r:id="rId14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 Unicode MS" w:cs="Arial Unicode MS" w:hAnsi="Arial Unicode MS" w:eastAsia="Arial Unicode MS"/>
      </w:rPr>
      <w:fldChar w:fldCharType="begin" w:fldLock="0"/>
    </w:r>
    <w:r>
      <w:rPr>
        <w:rFonts w:ascii="Arial Unicode MS" w:cs="Arial Unicode MS" w:hAnsi="Arial Unicode MS" w:eastAsia="Arial Unicode MS"/>
      </w:rPr>
      <w:instrText xml:space="preserve"> PAGE </w:instrText>
    </w:r>
    <w:r>
      <w:rPr>
        <w:rFonts w:ascii="Arial Unicode MS" w:cs="Arial Unicode MS" w:hAnsi="Arial Unicode MS" w:eastAsia="Arial Unicode MS"/>
      </w:rPr>
      <w:fldChar w:fldCharType="separate" w:fldLock="0"/>
    </w:r>
    <w:r>
      <w:rPr>
        <w:rFonts w:ascii="Arial Unicode MS" w:cs="Arial Unicode MS" w:hAnsi="Arial Unicode MS" w:eastAsia="Arial Unicode MS"/>
      </w:rPr>
    </w:r>
    <w:r>
      <w:rPr>
        <w:rFonts w:ascii="Arial Unicode MS" w:cs="Arial Unicode MS" w:hAnsi="Arial Unicode MS" w:eastAsia="Arial Unicode MS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image" Target="media/image5.jpg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